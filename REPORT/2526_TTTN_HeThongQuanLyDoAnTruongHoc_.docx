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Các tác nhân chính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Admin hệ thống: 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loại đồ án (DAHP, TTTN, DATN,..)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năm học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tài khoản (Cấp tài khoản cho Giảng viên và Sinh viên)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Phê duyệt đề tài của giảng viên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thông tin cá nhân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Đăng nhập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Đăng xuất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Giảng viên: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</w:t>
      </w:r>
      <w:ins w:author="Trung Tín Đặng" w:id="0" w:date="2026-06-29T13:56:17Z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hướng dẫn</w:t>
        </w:r>
      </w:ins>
      <w:del w:author="Trung Tín Đặng" w:id="0" w:date="2026-06-29T13:56:17Z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delText xml:space="preserve">danh sách đề tài đang hướng dẫn</w:delText>
        </w:r>
      </w:del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ins w:author="Trung Tín Đặng" w:id="1" w:date="2026-06-29T13:56:25Z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quản lý đề tài</w:t>
        </w:r>
      </w:ins>
      <w:del w:author="Trung Tín Đặng" w:id="1" w:date="2026-06-29T13:56:25Z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delText xml:space="preserve">Ra đề tài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Nhập điểm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thông tin cá nhân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Đăng nhập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Đăng xuất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Sinh viên: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danh sách đề tài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Đăng ký đề tài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Nộp báo cáo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điểm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thông tin cá nhân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Đăng nhập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Đăng xuất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Sơ đồ UC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Admin hệ thống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318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Giảng viên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03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viên</w:t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826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